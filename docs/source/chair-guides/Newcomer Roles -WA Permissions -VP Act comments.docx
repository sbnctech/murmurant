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CE3F" w14:textId="77777777" w:rsidR="005A61B7" w:rsidRDefault="00000000">
      <w:pPr>
        <w:numPr>
          <w:ilvl w:val="0"/>
          <w:numId w:val="5"/>
        </w:numPr>
      </w:pPr>
      <w:r>
        <w:t>Create simplified workflows for Event Chairs and Event Organizers</w:t>
      </w:r>
    </w:p>
    <w:p w14:paraId="32F12692" w14:textId="77777777" w:rsidR="005A61B7" w:rsidRDefault="00000000">
      <w:pPr>
        <w:numPr>
          <w:ilvl w:val="0"/>
          <w:numId w:val="5"/>
        </w:numPr>
      </w:pPr>
      <w:r>
        <w:t>Implement additional safeguards through custom interfaces</w:t>
      </w:r>
    </w:p>
    <w:p w14:paraId="68618727" w14:textId="77777777" w:rsidR="005A61B7" w:rsidRDefault="00000000">
      <w:pPr>
        <w:numPr>
          <w:ilvl w:val="0"/>
          <w:numId w:val="5"/>
        </w:numPr>
      </w:pPr>
      <w:r>
        <w:t>Potentially consolidate logins with more precise interface controls</w:t>
      </w:r>
    </w:p>
    <w:p w14:paraId="008AD464" w14:textId="77777777" w:rsidR="005A61B7" w:rsidRDefault="005A61B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29F0C" w14:textId="77777777" w:rsidR="005A61B7" w:rsidRDefault="00000000">
      <w:r>
        <w:t>The differences between Phase 1 and Phase 2 are primarily related to user experience and additional safeguards, rather than fundamental permission changes. These differences will be detailed in the respective sections.</w:t>
      </w:r>
    </w:p>
    <w:p w14:paraId="249C7B56" w14:textId="77777777" w:rsidR="005A61B7" w:rsidRDefault="00000000">
      <w:pPr>
        <w:pStyle w:val="Heading2"/>
      </w:pPr>
      <w:bookmarkStart w:id="0" w:name="_kpmiz6imxbtt" w:colFirst="0" w:colLast="0"/>
      <w:bookmarkEnd w:id="0"/>
      <w:r>
        <w:t>Role Definitions and Permission Structure</w:t>
      </w:r>
    </w:p>
    <w:p w14:paraId="2234475E" w14:textId="77777777" w:rsidR="005A61B7" w:rsidRDefault="00000000">
      <w:pPr>
        <w:pStyle w:val="Heading3"/>
      </w:pPr>
      <w:bookmarkStart w:id="1" w:name="_dilyom2qd8f" w:colFirst="0" w:colLast="0"/>
      <w:bookmarkEnd w:id="1"/>
      <w:r>
        <w:t>Wild Apricot Roles and Editable Fields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A61B7" w14:paraId="67F3DA9C" w14:textId="77777777">
        <w:trPr>
          <w:tblHeader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B2AC" w14:textId="77777777" w:rsidR="005A61B7" w:rsidRDefault="00000000">
            <w:pPr>
              <w:rPr>
                <w:b/>
              </w:rPr>
            </w:pPr>
            <w:r>
              <w:rPr>
                <w:b/>
              </w:rPr>
              <w:t>Permission Bundle &amp; Editable Fields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3BF0" w14:textId="77777777" w:rsidR="005A61B7" w:rsidRDefault="00000000">
            <w:pPr>
              <w:rPr>
                <w:b/>
              </w:rPr>
            </w:pPr>
            <w:r>
              <w:rPr>
                <w:b/>
              </w:rPr>
              <w:t>Role 1: VP of Activities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3CA8" w14:textId="77777777" w:rsidR="005A61B7" w:rsidRDefault="00000000">
            <w:pPr>
              <w:rPr>
                <w:b/>
              </w:rPr>
            </w:pPr>
            <w:r>
              <w:rPr>
                <w:b/>
              </w:rPr>
              <w:t>Role 2: Posting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C408" w14:textId="77777777" w:rsidR="005A61B7" w:rsidRDefault="00000000">
            <w:pPr>
              <w:rPr>
                <w:b/>
              </w:rPr>
            </w:pPr>
            <w:r>
              <w:rPr>
                <w:b/>
              </w:rPr>
              <w:t>Role 3: Event Chair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604A" w14:textId="77777777" w:rsidR="005A61B7" w:rsidRDefault="00000000">
            <w:pPr>
              <w:rPr>
                <w:b/>
              </w:rPr>
            </w:pPr>
            <w:r>
              <w:rPr>
                <w:b/>
              </w:rPr>
              <w:t>Role 4: Event Organizer</w:t>
            </w:r>
          </w:p>
        </w:tc>
      </w:tr>
      <w:tr w:rsidR="005A61B7" w14:paraId="3F08CEB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89D0" w14:textId="77777777" w:rsidR="005A61B7" w:rsidRDefault="00000000">
            <w:r>
              <w:rPr>
                <w:b/>
              </w:rPr>
              <w:t>Create New Events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9CB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31FB" w14:textId="77777777" w:rsidR="005A61B7" w:rsidRDefault="00000000">
            <w:del w:id="2" w:author="Jenifer Beatty" w:date="2025-03-19T12:04:00Z" w16du:dateUtc="2025-03-19T19:04:00Z">
              <w:r w:rsidDel="0092230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3" w:author="Jenifer Beatty" w:date="2025-03-19T12:04:00Z" w16du:dateUtc="2025-03-19T19:04:00Z">
              <w:r w:rsidR="0092230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317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8BE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67CFE5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8D6E" w14:textId="77777777" w:rsidR="005A61B7" w:rsidRDefault="00000000">
            <w:r>
              <w:t>- Event title and subtitle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49E1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85C3" w14:textId="77777777" w:rsidR="005A61B7" w:rsidRDefault="00000000">
            <w:del w:id="4" w:author="Jenifer Beatty" w:date="2025-03-19T12:04:00Z" w16du:dateUtc="2025-03-19T19:04:00Z">
              <w:r w:rsidDel="0092230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5" w:author="Jenifer Beatty" w:date="2025-03-19T12:04:00Z" w16du:dateUtc="2025-03-19T19:04:00Z">
              <w:r w:rsidR="0092230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668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16F9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742DB15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05B3" w14:textId="77777777" w:rsidR="005A61B7" w:rsidRDefault="00000000">
            <w:r>
              <w:t>- Event date(s) and time(s)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A9C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F39C" w14:textId="77777777" w:rsidR="005A61B7" w:rsidRDefault="00000000">
            <w:del w:id="6" w:author="Jenifer Beatty" w:date="2025-03-19T12:05:00Z" w16du:dateUtc="2025-03-19T19:05:00Z">
              <w:r w:rsidDel="0092230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7" w:author="Jenifer Beatty" w:date="2025-03-19T12:05:00Z" w16du:dateUtc="2025-03-19T19:05:00Z">
              <w:r w:rsidR="0092230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89F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21A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EDB638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8213" w14:textId="77777777" w:rsidR="005A61B7" w:rsidRDefault="00000000">
            <w:r>
              <w:t>- Event location details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D06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7796" w14:textId="77777777" w:rsidR="005A61B7" w:rsidRDefault="00000000">
            <w:del w:id="8" w:author="Jenifer Beatty" w:date="2025-03-19T12:05:00Z" w16du:dateUtc="2025-03-19T19:05:00Z">
              <w:r w:rsidDel="0092230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9" w:author="Jenifer Beatty" w:date="2025-03-19T12:05:00Z" w16du:dateUtc="2025-03-19T19:05:00Z">
              <w:r w:rsidR="0092230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596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ED0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3FF275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575D" w14:textId="77777777" w:rsidR="005A61B7" w:rsidRDefault="00000000">
            <w:r>
              <w:t>- Event description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72A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A79D" w14:textId="77777777" w:rsidR="005A61B7" w:rsidRDefault="00000000">
            <w:del w:id="10" w:author="Jenifer Beatty" w:date="2025-03-19T12:05:00Z" w16du:dateUtc="2025-03-19T19:05:00Z">
              <w:r w:rsidDel="0092230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11" w:author="Jenifer Beatty" w:date="2025-03-19T12:05:00Z" w16du:dateUtc="2025-03-19T19:05:00Z">
              <w:r w:rsidR="0092230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080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C8A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</w:tbl>
    <w:p w14:paraId="6B318476" w14:textId="77777777" w:rsidR="001F3474" w:rsidRDefault="001F3474">
      <w:pPr>
        <w:rPr>
          <w:ins w:id="12" w:author="Jenifer Beatty" w:date="2025-03-19T12:44:00Z" w16du:dateUtc="2025-03-19T19:44:00Z"/>
        </w:rPr>
      </w:pPr>
      <w:ins w:id="13" w:author="Jenifer Beatty" w:date="2025-03-19T12:44:00Z" w16du:dateUtc="2025-03-19T19:44:00Z">
        <w:r>
          <w:br w:type="page"/>
        </w:r>
      </w:ins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A61B7" w14:paraId="7E19749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7CA2" w14:textId="3982D4FB" w:rsidR="005A61B7" w:rsidRDefault="00000000">
            <w:r>
              <w:lastRenderedPageBreak/>
              <w:t>- Event organizer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38C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41F26" w14:textId="360C8883" w:rsidR="005A61B7" w:rsidRDefault="00000000">
            <w:del w:id="14" w:author="Jenifer Beatty" w:date="2025-03-19T12:42:00Z" w16du:dateUtc="2025-03-19T19:42:00Z">
              <w:r w:rsidDel="001F347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15" w:author="Jenifer Beatty" w:date="2025-03-19T12:43:00Z" w16du:dateUtc="2025-03-19T19:43:00Z">
              <w:r w:rsidR="001F347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E93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D3B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1736F9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732C" w14:textId="77777777" w:rsidR="005A61B7" w:rsidRDefault="00000000">
            <w:r>
              <w:t>- Event creation from scratch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3D9F" w14:textId="557014EC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C00C" w14:textId="4A64D400" w:rsidR="005A61B7" w:rsidRDefault="00000000">
            <w:del w:id="16" w:author="Jenifer Beatty" w:date="2025-03-19T12:42:00Z" w16du:dateUtc="2025-03-19T19:42:00Z">
              <w:r w:rsidDel="001F347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17" w:author="Jenifer Beatty" w:date="2025-03-19T12:43:00Z" w16du:dateUtc="2025-03-19T19:43:00Z">
              <w:r w:rsidR="001F347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6A8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3CB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DB7DA3B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3E5C" w14:textId="77777777" w:rsidR="005A61B7" w:rsidRDefault="00000000">
            <w:r>
              <w:t>- Event creation from template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11A34" w14:textId="6E4D44F5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FB01" w14:textId="4DECE4E3" w:rsidR="005A61B7" w:rsidRDefault="00000000">
            <w:del w:id="18" w:author="Jenifer Beatty" w:date="2025-03-19T12:42:00Z" w16du:dateUtc="2025-03-19T19:42:00Z">
              <w:r w:rsidDel="001F3474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19" w:author="Jenifer Beatty" w:date="2025-03-19T12:43:00Z" w16du:dateUtc="2025-03-19T19:43:00Z">
              <w:r w:rsidR="001F3474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457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692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9FEEE2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D3D6" w14:textId="77777777" w:rsidR="005A61B7" w:rsidRDefault="00000000">
            <w:r>
              <w:rPr>
                <w:b/>
              </w:rPr>
              <w:t>Edit Event Details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A0B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775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D23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B6D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C42664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5A23" w14:textId="77777777" w:rsidR="005A61B7" w:rsidRDefault="00000000">
            <w:r>
              <w:t>- Event title and subtitle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AFE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294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2B4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983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C0CE5DE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3012" w14:textId="77777777" w:rsidR="005A61B7" w:rsidRDefault="00000000">
            <w:r>
              <w:t>- Event date(s) and time(s)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F5A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328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17E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CAC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DDB06B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3F62" w14:textId="77777777" w:rsidR="005A61B7" w:rsidRDefault="00000000">
            <w:r>
              <w:t>- Event location details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3BE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508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157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9E7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A00692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6422" w14:textId="77777777" w:rsidR="005A61B7" w:rsidRDefault="00000000">
            <w:r>
              <w:t>- Event description/content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5B6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12D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E56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8BF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EAAFCA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E2E5" w14:textId="77777777" w:rsidR="005A61B7" w:rsidRDefault="00000000">
            <w:r>
              <w:t>- Event image/logo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1EB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37A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4A0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BD2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57D88FB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3038" w14:textId="77777777" w:rsidR="005A61B7" w:rsidRDefault="00000000">
            <w:r>
              <w:t>- Event organizer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B719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235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3BC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5A2A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D99B8D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D462" w14:textId="77777777" w:rsidR="005A61B7" w:rsidRDefault="00000000">
            <w:r>
              <w:t>- Event status (draft/published)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8D3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5A1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C9E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563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4E9862A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19E6" w14:textId="77777777" w:rsidR="005A61B7" w:rsidRDefault="00000000">
            <w:r>
              <w:rPr>
                <w:b/>
              </w:rPr>
              <w:t>Manage Event Settings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67D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9FE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5F1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176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BADC46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E3BB" w14:textId="77777777" w:rsidR="005A61B7" w:rsidRDefault="00000000">
            <w:r>
              <w:t>- Registration period (start/end)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5B0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943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701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790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70B57CC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97FB" w14:textId="77777777" w:rsidR="005A61B7" w:rsidRDefault="00000000">
            <w:r>
              <w:t>- Event capacity (maximum attendees)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2A7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C62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FB5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1AA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31F5E5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4DF5" w14:textId="77777777" w:rsidR="005A61B7" w:rsidRDefault="00000000">
            <w:r>
              <w:lastRenderedPageBreak/>
              <w:t>- Registration types/ticket levels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994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1A9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54D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A07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169085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BFF2" w14:textId="77777777" w:rsidR="005A61B7" w:rsidRDefault="00000000">
            <w:r>
              <w:t>- Pricing information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4AF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5AA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23E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95C9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26DAA9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3CDB" w14:textId="77777777" w:rsidR="005A61B7" w:rsidRDefault="00000000">
            <w:r>
              <w:t>- Waitlist settings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7C3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4D7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12F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4D9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C88561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2073" w14:textId="77777777" w:rsidR="005A61B7" w:rsidRDefault="00000000">
            <w:r>
              <w:t>- Registration form fields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9B18" w14:textId="77777777" w:rsidR="005A61B7" w:rsidRDefault="00000000">
            <w:commentRangeStart w:id="20"/>
            <w:r>
              <w:rPr>
                <w:rFonts w:ascii="Arial Unicode MS" w:eastAsia="Arial Unicode MS" w:hAnsi="Arial Unicode MS" w:cs="Arial Unicode MS"/>
              </w:rPr>
              <w:t>✅</w:t>
            </w:r>
            <w:commentRangeEnd w:id="20"/>
            <w:r w:rsidR="00922304">
              <w:rPr>
                <w:rStyle w:val="CommentReference"/>
              </w:rPr>
              <w:commentReference w:id="20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ADD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5EA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4FE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1B80AE7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9B66" w14:textId="77777777" w:rsidR="005A61B7" w:rsidRDefault="00000000">
            <w:r>
              <w:t>- Cancellation/refund policy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86DF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B69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9885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128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0C04C72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FAE0" w14:textId="77777777" w:rsidR="005A61B7" w:rsidRDefault="00000000">
            <w:r>
              <w:rPr>
                <w:b/>
              </w:rPr>
              <w:t>Delete Events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2F9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8103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EFF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60C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F8ED67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7406" w14:textId="77777777" w:rsidR="005A61B7" w:rsidRDefault="00000000">
            <w:r>
              <w:t>- Permanently remove events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F66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B15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491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0C89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BC77FC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3069" w14:textId="77777777" w:rsidR="005A61B7" w:rsidRDefault="00000000">
            <w:r>
              <w:t>- Cancel all registrations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8EC1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D2F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2D9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D35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29AF74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21AC" w14:textId="77777777" w:rsidR="005A61B7" w:rsidRDefault="00000000">
            <w:r>
              <w:rPr>
                <w:b/>
              </w:rPr>
              <w:t>Manage Registrations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A86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6B7C2" w14:textId="0EA58573" w:rsidR="005A61B7" w:rsidRDefault="00000000">
            <w:del w:id="21" w:author="Jenifer Beatty" w:date="2025-03-19T12:14:00Z" w16du:dateUtc="2025-03-19T19:14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22" w:author="Jenifer Beatty" w:date="2025-03-19T12:14:00Z" w16du:dateUtc="2025-03-19T19:14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71B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EE1F" w14:textId="5685ACD4" w:rsidR="005A61B7" w:rsidRDefault="00000000">
            <w:del w:id="23" w:author="Jenifer Beatty" w:date="2025-03-19T12:15:00Z" w16du:dateUtc="2025-03-19T19:15:00Z">
              <w:r w:rsidDel="00FF08DE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</w:p>
        </w:tc>
      </w:tr>
      <w:tr w:rsidR="005A61B7" w14:paraId="03F5DC4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145D" w14:textId="77777777" w:rsidR="005A61B7" w:rsidRDefault="00000000">
            <w:r>
              <w:t>- Add new registrations manually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2F1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6AFC" w14:textId="5531C317" w:rsidR="005A61B7" w:rsidRDefault="00000000">
            <w:del w:id="24" w:author="Jenifer Beatty" w:date="2025-03-19T12:12:00Z" w16du:dateUtc="2025-03-19T19:12:00Z">
              <w:r w:rsidDel="00922304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25" w:author="Jenifer Beatty" w:date="2025-03-19T12:14:00Z" w16du:dateUtc="2025-03-19T19:14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44A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8A5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8CB2B3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E550" w14:textId="77777777" w:rsidR="005A61B7" w:rsidRDefault="00000000">
            <w:r>
              <w:t>- Edit existing registrant information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E1E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9C29" w14:textId="2E5B5AFA" w:rsidR="005A61B7" w:rsidRDefault="00000000">
            <w:del w:id="26" w:author="Jenifer Beatty" w:date="2025-03-19T12:12:00Z" w16du:dateUtc="2025-03-19T19:12:00Z">
              <w:r w:rsidDel="00922304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27" w:author="Jenifer Beatty" w:date="2025-03-19T12:14:00Z" w16du:dateUtc="2025-03-19T19:14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95A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044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342877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684B" w14:textId="77777777" w:rsidR="005A61B7" w:rsidRDefault="00000000">
            <w:r>
              <w:t>- Change registration status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EF7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A457" w14:textId="27E3BB34" w:rsidR="005A61B7" w:rsidRDefault="00000000">
            <w:del w:id="28" w:author="Jenifer Beatty" w:date="2025-03-19T12:12:00Z" w16du:dateUtc="2025-03-19T19:12:00Z">
              <w:r w:rsidDel="00922304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29" w:author="Jenifer Beatty" w:date="2025-03-19T12:14:00Z" w16du:dateUtc="2025-03-19T19:14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893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637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72FFF7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E0E2" w14:textId="77777777" w:rsidR="005A61B7" w:rsidRDefault="00000000">
            <w:r>
              <w:t>- Cancel individual registrations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133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4960" w14:textId="1703EF69" w:rsidR="005A61B7" w:rsidRDefault="00000000">
            <w:del w:id="30" w:author="Jenifer Beatty" w:date="2025-03-19T12:12:00Z" w16du:dateUtc="2025-03-19T19:12:00Z">
              <w:r w:rsidDel="00922304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31" w:author="Jenifer Beatty" w:date="2025-03-19T12:14:00Z" w16du:dateUtc="2025-03-19T19:14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AF4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3AF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F02BB8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EA4C" w14:textId="77777777" w:rsidR="005A61B7" w:rsidRDefault="00000000">
            <w:r>
              <w:t>- Update custom field responses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385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80B8" w14:textId="77777777" w:rsidR="005A61B7" w:rsidRDefault="00000000">
            <w:commentRangeStart w:id="32"/>
            <w:r>
              <w:rPr>
                <w:rFonts w:ascii="Arial Unicode MS" w:eastAsia="Arial Unicode MS" w:hAnsi="Arial Unicode MS" w:cs="Arial Unicode MS"/>
              </w:rPr>
              <w:t>✅</w:t>
            </w:r>
            <w:commentRangeEnd w:id="32"/>
            <w:r w:rsidR="00922304">
              <w:rPr>
                <w:rStyle w:val="CommentReference"/>
              </w:rPr>
              <w:commentReference w:id="32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185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9BD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C8C9A9E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393C" w14:textId="77777777" w:rsidR="005A61B7" w:rsidRDefault="00000000">
            <w:r>
              <w:lastRenderedPageBreak/>
              <w:t>- Edit guest information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6AB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F578" w14:textId="77777777" w:rsidR="005A61B7" w:rsidRDefault="00000000">
            <w:commentRangeStart w:id="33"/>
            <w:r>
              <w:rPr>
                <w:rFonts w:ascii="Arial Unicode MS" w:eastAsia="Arial Unicode MS" w:hAnsi="Arial Unicode MS" w:cs="Arial Unicode MS"/>
              </w:rPr>
              <w:t>✅</w:t>
            </w:r>
            <w:commentRangeEnd w:id="33"/>
            <w:r w:rsidR="00922304">
              <w:rPr>
                <w:rStyle w:val="CommentReference"/>
              </w:rPr>
              <w:commentReference w:id="33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EF6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66E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786C32E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774B" w14:textId="77777777" w:rsidR="005A61B7" w:rsidRDefault="00000000">
            <w:r>
              <w:rPr>
                <w:b/>
              </w:rPr>
              <w:t>Manage Waiting List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2E3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059D" w14:textId="31805CEF" w:rsidR="005A61B7" w:rsidRDefault="00000000">
            <w:del w:id="34" w:author="Jenifer Beatty" w:date="2025-03-19T12:15:00Z" w16du:dateUtc="2025-03-19T19:15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35" w:author="Jenifer Beatty" w:date="2025-03-19T12:15:00Z" w16du:dateUtc="2025-03-19T19:15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1C8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F4E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F66254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EB2F" w14:textId="77777777" w:rsidR="005A61B7" w:rsidRDefault="00000000">
            <w:r>
              <w:t>- View waiting list entries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627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04EB" w14:textId="317377A5" w:rsidR="005A61B7" w:rsidRDefault="00000000">
            <w:del w:id="36" w:author="Jenifer Beatty" w:date="2025-03-19T12:15:00Z" w16du:dateUtc="2025-03-19T19:15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37" w:author="Jenifer Beatty" w:date="2025-03-19T12:15:00Z" w16du:dateUtc="2025-03-19T19:15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64F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31E6" w14:textId="36F1F228" w:rsidR="005A61B7" w:rsidRDefault="00000000">
            <w:del w:id="38" w:author="Jenifer Beatty" w:date="2025-03-24T18:45:00Z" w16du:dateUtc="2025-03-25T01:45:00Z">
              <w:r w:rsidDel="00C83DC8">
                <w:delText>👁️</w:delText>
              </w:r>
            </w:del>
            <w:ins w:id="39" w:author="Jenifer Beatty" w:date="2025-03-24T18:46:00Z" w16du:dateUtc="2025-03-25T01:46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7AB86E9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4E76" w14:textId="77777777" w:rsidR="005A61B7" w:rsidRDefault="00000000">
            <w:r>
              <w:t>- Change waiting list position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091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8E4D" w14:textId="273EDB82" w:rsidR="005A61B7" w:rsidRDefault="00000000">
            <w:del w:id="40" w:author="Jenifer Beatty" w:date="2025-03-19T12:16:00Z" w16du:dateUtc="2025-03-19T19:16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41" w:author="Jenifer Beatty" w:date="2025-03-19T12:16:00Z" w16du:dateUtc="2025-03-19T19:16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07F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B9C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56DE27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B2EF" w14:textId="77777777" w:rsidR="005A61B7" w:rsidRDefault="00000000">
            <w:r>
              <w:t>- Move registrants from waiting list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3C1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F9D9" w14:textId="2D9E99FC" w:rsidR="005A61B7" w:rsidRDefault="00000000">
            <w:del w:id="42" w:author="Jenifer Beatty" w:date="2025-03-19T12:16:00Z" w16du:dateUtc="2025-03-19T19:16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43" w:author="Jenifer Beatty" w:date="2025-03-19T12:16:00Z" w16du:dateUtc="2025-03-19T19:16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DC3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F06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321588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7514" w14:textId="77777777" w:rsidR="005A61B7" w:rsidRDefault="00000000">
            <w:r>
              <w:t>- Add to waiting list manually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3A3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0693" w14:textId="32BDD9DF" w:rsidR="005A61B7" w:rsidRDefault="00000000">
            <w:del w:id="44" w:author="Jenifer Beatty" w:date="2025-03-19T12:16:00Z" w16du:dateUtc="2025-03-19T19:16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45" w:author="Jenifer Beatty" w:date="2025-03-19T12:16:00Z" w16du:dateUtc="2025-03-19T19:16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05A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9FC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19C9A42B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DDDC" w14:textId="77777777" w:rsidR="005A61B7" w:rsidRDefault="00000000">
            <w:commentRangeStart w:id="46"/>
            <w:r>
              <w:rPr>
                <w:b/>
              </w:rPr>
              <w:t>Check-in Attendees</w:t>
            </w:r>
            <w:commentRangeEnd w:id="46"/>
            <w:r w:rsidR="00FF08DE">
              <w:rPr>
                <w:rStyle w:val="CommentReference"/>
              </w:rPr>
              <w:commentReference w:id="46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0316" w14:textId="31E08266" w:rsidR="005A61B7" w:rsidRDefault="00000000">
            <w:del w:id="47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48" w:author="Jenifer Beatty" w:date="2025-03-24T18:46:00Z" w16du:dateUtc="2025-03-25T01:46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2560" w14:textId="77A9F625" w:rsidR="005A61B7" w:rsidRDefault="00000000">
            <w:del w:id="49" w:author="Jenifer Beatty" w:date="2025-03-19T12:17:00Z" w16du:dateUtc="2025-03-19T19:17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50" w:author="Jenifer Beatty" w:date="2025-03-19T12:17:00Z" w16du:dateUtc="2025-03-19T19:17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D188" w14:textId="65740A49" w:rsidR="005A61B7" w:rsidRDefault="00000000">
            <w:del w:id="51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52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1969" w14:textId="50E3D943" w:rsidR="005A61B7" w:rsidRDefault="00000000">
            <w:del w:id="53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54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6FFD2CD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C2FC" w14:textId="77777777" w:rsidR="005A61B7" w:rsidRDefault="00000000">
            <w:r>
              <w:t>- Mark registrants as attended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34AF" w14:textId="31F20975" w:rsidR="005A61B7" w:rsidRDefault="00000000">
            <w:del w:id="55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56" w:author="Jenifer Beatty" w:date="2025-03-24T18:46:00Z" w16du:dateUtc="2025-03-25T01:46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F011" w14:textId="406880AF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ins w:id="57" w:author="Jenifer Beatty" w:date="2025-03-24T18:47:00Z" w16du:dateUtc="2025-03-25T01:47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BBDA" w14:textId="22E2F9D6" w:rsidR="005A61B7" w:rsidRDefault="00000000">
            <w:del w:id="58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59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87D1" w14:textId="0ED9C260" w:rsidR="005A61B7" w:rsidRDefault="00000000">
            <w:del w:id="60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61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05306CD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5FF2" w14:textId="77777777" w:rsidR="005A61B7" w:rsidRDefault="00000000">
            <w:r>
              <w:t>- Record check-in time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A733" w14:textId="55972A08" w:rsidR="005A61B7" w:rsidRDefault="00000000">
            <w:del w:id="62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63" w:author="Jenifer Beatty" w:date="2025-03-24T18:46:00Z" w16du:dateUtc="2025-03-25T01:46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12A9" w14:textId="3D0387F8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ins w:id="64" w:author="Jenifer Beatty" w:date="2025-03-24T18:47:00Z" w16du:dateUtc="2025-03-25T01:47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D402" w14:textId="5EED25FB" w:rsidR="005A61B7" w:rsidRDefault="00000000">
            <w:del w:id="65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66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18E2" w14:textId="3404E22C" w:rsidR="005A61B7" w:rsidRDefault="00000000">
            <w:del w:id="67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68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0664007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6787" w14:textId="77777777" w:rsidR="005A61B7" w:rsidRDefault="00000000">
            <w:r>
              <w:t>- Record check-in notes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6894" w14:textId="38FEF1B4" w:rsidR="005A61B7" w:rsidRDefault="00000000">
            <w:del w:id="69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70" w:author="Jenifer Beatty" w:date="2025-03-24T18:46:00Z" w16du:dateUtc="2025-03-25T01:46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DAFE" w14:textId="24F20A13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ins w:id="71" w:author="Jenifer Beatty" w:date="2025-03-24T18:47:00Z" w16du:dateUtc="2025-03-25T01:47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2B52" w14:textId="5611FE31" w:rsidR="005A61B7" w:rsidRDefault="00000000">
            <w:del w:id="72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73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DBF4" w14:textId="5E703DAE" w:rsidR="005A61B7" w:rsidRDefault="00000000">
            <w:del w:id="74" w:author="Jenifer Beatty" w:date="2025-03-24T18:47:00Z" w16du:dateUtc="2025-03-25T01:47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75" w:author="Jenifer Beatty" w:date="2025-03-24T18:48:00Z" w16du:dateUtc="2025-03-25T01:48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5DBB23B2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0954" w14:textId="77777777" w:rsidR="005A61B7" w:rsidRDefault="00000000">
            <w:commentRangeStart w:id="76"/>
            <w:r>
              <w:t>- Print name badges</w:t>
            </w:r>
            <w:commentRangeEnd w:id="76"/>
            <w:r w:rsidR="00FF08DE">
              <w:rPr>
                <w:rStyle w:val="CommentReference"/>
              </w:rPr>
              <w:commentReference w:id="76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B54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55DD" w14:textId="67297CC3" w:rsidR="005A61B7" w:rsidRDefault="00000000">
            <w:del w:id="77" w:author="Jenifer Beatty" w:date="2025-03-19T12:19:00Z" w16du:dateUtc="2025-03-19T19:19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78" w:author="Jenifer Beatty" w:date="2025-03-19T12:19:00Z" w16du:dateUtc="2025-03-19T19:19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B66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8E2D" w14:textId="52FD4998" w:rsidR="005A61B7" w:rsidRDefault="00000000">
            <w:del w:id="79" w:author="Jenifer Beatty" w:date="2025-03-19T12:19:00Z" w16du:dateUtc="2025-03-19T19:19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80" w:author="Jenifer Beatty" w:date="2025-03-19T12:19:00Z" w16du:dateUtc="2025-03-19T19:19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5B84C58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4B36" w14:textId="77777777" w:rsidR="005A61B7" w:rsidRDefault="00000000">
            <w:commentRangeStart w:id="81"/>
            <w:r>
              <w:rPr>
                <w:b/>
              </w:rPr>
              <w:t>Process Payments</w:t>
            </w:r>
            <w:commentRangeEnd w:id="81"/>
            <w:r w:rsidR="00FF08DE">
              <w:rPr>
                <w:rStyle w:val="CommentReference"/>
              </w:rPr>
              <w:commentReference w:id="81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57DF" w14:textId="0E28CB3F" w:rsidR="005A61B7" w:rsidRDefault="00000000">
            <w:del w:id="82" w:author="Jenifer Beatty" w:date="2025-03-19T12:20:00Z" w16du:dateUtc="2025-03-19T19:20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83" w:author="Jenifer Beatty" w:date="2025-03-19T12:20:00Z" w16du:dateUtc="2025-03-19T19:20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C639" w14:textId="3260E723" w:rsidR="005A61B7" w:rsidRDefault="00000000">
            <w:del w:id="84" w:author="Jenifer Beatty" w:date="2025-03-19T12:19:00Z" w16du:dateUtc="2025-03-19T19:19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85" w:author="Jenifer Beatty" w:date="2025-03-19T12:19:00Z" w16du:dateUtc="2025-03-19T19:19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6C19" w14:textId="3545BA14" w:rsidR="005A61B7" w:rsidRDefault="00000000">
            <w:del w:id="86" w:author="Jenifer Beatty" w:date="2025-03-19T12:20:00Z" w16du:dateUtc="2025-03-19T19:20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87" w:author="Jenifer Beatty" w:date="2025-03-19T12:20:00Z" w16du:dateUtc="2025-03-19T19:20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CA6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675E78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0D7B" w14:textId="77777777" w:rsidR="005A61B7" w:rsidRDefault="00000000">
            <w:r>
              <w:t>- Record manual payments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E7D3" w14:textId="571609AA" w:rsidR="005A61B7" w:rsidRDefault="00000000">
            <w:del w:id="88" w:author="Jenifer Beatty" w:date="2025-03-19T12:21:00Z" w16du:dateUtc="2025-03-19T19:21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89" w:author="Jenifer Beatty" w:date="2025-03-19T12:20:00Z" w16du:dateUtc="2025-03-19T19:20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4FB6" w14:textId="14B3B7A3" w:rsidR="005A61B7" w:rsidRDefault="00000000">
            <w:del w:id="90" w:author="Jenifer Beatty" w:date="2025-03-19T12:21:00Z" w16du:dateUtc="2025-03-19T19:21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91" w:author="Jenifer Beatty" w:date="2025-03-19T12:20:00Z" w16du:dateUtc="2025-03-19T19:20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CC97" w14:textId="77D42845" w:rsidR="005A61B7" w:rsidRDefault="00FF08DE">
            <w:ins w:id="92" w:author="Jenifer Beatty" w:date="2025-03-19T12:20:00Z" w16du:dateUtc="2025-03-19T19:20:00Z">
              <w:r>
                <w:rPr>
                  <w:rFonts w:ascii="Arial Unicode MS" w:eastAsia="Arial Unicode MS" w:hAnsi="Arial Unicode MS" w:cs="Arial Unicode MS"/>
                </w:rPr>
                <w:t>❌</w:t>
              </w:r>
            </w:ins>
            <w:del w:id="93" w:author="Jenifer Beatty" w:date="2025-03-19T12:20:00Z" w16du:dateUtc="2025-03-19T19:20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7DA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1B7DDBB2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2127" w14:textId="77777777" w:rsidR="005A61B7" w:rsidRDefault="00000000">
            <w:r>
              <w:t>- Mark invoices as paid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995B" w14:textId="4E63C4D4" w:rsidR="005A61B7" w:rsidRDefault="00000000">
            <w:del w:id="94" w:author="Jenifer Beatty" w:date="2025-03-19T12:21:00Z" w16du:dateUtc="2025-03-19T19:21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95" w:author="Jenifer Beatty" w:date="2025-03-19T12:20:00Z" w16du:dateUtc="2025-03-19T19:20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F6C6" w14:textId="5528C91F" w:rsidR="005A61B7" w:rsidRDefault="00000000">
            <w:del w:id="96" w:author="Jenifer Beatty" w:date="2025-03-19T12:21:00Z" w16du:dateUtc="2025-03-19T19:21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97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6E50C" w14:textId="4B6187C4" w:rsidR="005A61B7" w:rsidRDefault="00000000">
            <w:del w:id="98" w:author="Jenifer Beatty" w:date="2025-03-19T12:21:00Z" w16du:dateUtc="2025-03-19T19:21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99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AC0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4267DE2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E9E5" w14:textId="77777777" w:rsidR="005A61B7" w:rsidRDefault="00000000">
            <w:r>
              <w:t>- Process credit card payments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D2CE" w14:textId="44F8FD80" w:rsidR="005A61B7" w:rsidRDefault="00000000">
            <w:del w:id="100" w:author="Jenifer Beatty" w:date="2025-03-19T12:22:00Z" w16du:dateUtc="2025-03-19T19:22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01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EFCB" w14:textId="60CE1439" w:rsidR="005A61B7" w:rsidRDefault="00000000">
            <w:del w:id="102" w:author="Jenifer Beatty" w:date="2025-03-19T12:22:00Z" w16du:dateUtc="2025-03-19T19:22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03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191D" w14:textId="4878FFED" w:rsidR="005A61B7" w:rsidRDefault="00000000">
            <w:del w:id="104" w:author="Jenifer Beatty" w:date="2025-03-19T12:22:00Z" w16du:dateUtc="2025-03-19T19:22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05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234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BE2135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17F3" w14:textId="77777777" w:rsidR="005A61B7" w:rsidRDefault="00000000">
            <w:r>
              <w:lastRenderedPageBreak/>
              <w:t>- Apply discounts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9EBE" w14:textId="109DF33C" w:rsidR="005A61B7" w:rsidRDefault="00000000">
            <w:del w:id="106" w:author="Jenifer Beatty" w:date="2025-03-19T12:22:00Z" w16du:dateUtc="2025-03-19T19:22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07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B438" w14:textId="7FCC9757" w:rsidR="005A61B7" w:rsidRDefault="00000000">
            <w:del w:id="108" w:author="Jenifer Beatty" w:date="2025-03-19T12:22:00Z" w16du:dateUtc="2025-03-19T19:22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09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8FFB" w14:textId="50582174" w:rsidR="005A61B7" w:rsidRDefault="00000000">
            <w:del w:id="110" w:author="Jenifer Beatty" w:date="2025-03-19T12:22:00Z" w16du:dateUtc="2025-03-19T19:22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11" w:author="Jenifer Beatty" w:date="2025-03-19T12:21:00Z" w16du:dateUtc="2025-03-19T19:21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362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77304B1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FD3E" w14:textId="77777777" w:rsidR="005A61B7" w:rsidRDefault="00000000">
            <w:commentRangeStart w:id="112"/>
            <w:r>
              <w:rPr>
                <w:b/>
              </w:rPr>
              <w:t>Issue Refunds</w:t>
            </w:r>
            <w:commentRangeEnd w:id="112"/>
            <w:r w:rsidR="00FF08DE">
              <w:rPr>
                <w:rStyle w:val="CommentReference"/>
              </w:rPr>
              <w:commentReference w:id="112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3167" w14:textId="163F12C6" w:rsidR="005A61B7" w:rsidRDefault="00000000">
            <w:del w:id="113" w:author="Jenifer Beatty" w:date="2025-03-24T18:49:00Z" w16du:dateUtc="2025-03-25T01:49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14" w:author="Jenifer Beatty" w:date="2025-03-24T18:49:00Z" w16du:dateUtc="2025-03-25T01:49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1C41" w14:textId="6F62723B" w:rsidR="005A61B7" w:rsidRDefault="00000000">
            <w:del w:id="115" w:author="Jenifer Beatty" w:date="2025-03-19T12:23:00Z" w16du:dateUtc="2025-03-19T19:23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16" w:author="Jenifer Beatty" w:date="2025-03-19T12:23:00Z" w16du:dateUtc="2025-03-19T19:23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A94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D7F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6E7006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561B" w14:textId="77777777" w:rsidR="005A61B7" w:rsidRDefault="00000000">
            <w:r>
              <w:t>- Process full/partial refunds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C16" w14:textId="276D92EC" w:rsidR="005A61B7" w:rsidRDefault="00000000">
            <w:del w:id="117" w:author="Jenifer Beatty" w:date="2025-03-24T18:49:00Z" w16du:dateUtc="2025-03-25T01:49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18" w:author="Jenifer Beatty" w:date="2025-03-24T18:49:00Z" w16du:dateUtc="2025-03-25T01:49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AD42" w14:textId="4178E566" w:rsidR="005A61B7" w:rsidRDefault="00000000">
            <w:del w:id="119" w:author="Jenifer Beatty" w:date="2025-03-19T12:23:00Z" w16du:dateUtc="2025-03-19T19:23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20" w:author="Jenifer Beatty" w:date="2025-03-19T12:23:00Z" w16du:dateUtc="2025-03-19T19:23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B1F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32C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0212B9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DF28" w14:textId="77777777" w:rsidR="005A61B7" w:rsidRDefault="00000000">
            <w:r>
              <w:t>- Adjust registration after refund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F1C7" w14:textId="49C23639" w:rsidR="005A61B7" w:rsidRDefault="00000000">
            <w:del w:id="121" w:author="Jenifer Beatty" w:date="2025-03-24T18:49:00Z" w16du:dateUtc="2025-03-25T01:49:00Z">
              <w:r w:rsidDel="00C83DC8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22" w:author="Jenifer Beatty" w:date="2025-03-24T18:49:00Z" w16du:dateUtc="2025-03-25T01:49:00Z">
              <w:r w:rsidR="00C83DC8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1685" w14:textId="761A5B21" w:rsidR="005A61B7" w:rsidRDefault="00000000">
            <w:del w:id="123" w:author="Jenifer Beatty" w:date="2025-03-19T12:23:00Z" w16du:dateUtc="2025-03-19T19:23:00Z">
              <w:r w:rsidDel="00FF08DE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24" w:author="Jenifer Beatty" w:date="2025-03-19T12:23:00Z" w16du:dateUtc="2025-03-19T19:23:00Z">
              <w:r w:rsidR="00FF08DE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9AC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691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BBC66A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F4FC" w14:textId="77777777" w:rsidR="005A61B7" w:rsidRDefault="00000000">
            <w:r>
              <w:rPr>
                <w:b/>
              </w:rPr>
              <w:t>View Financial Details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12B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7536" w14:textId="18D650B4" w:rsidR="005A61B7" w:rsidRDefault="00000000">
            <w:del w:id="125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26" w:author="Jenifer Beatty" w:date="2025-03-19T12:24:00Z" w16du:dateUtc="2025-03-19T19:24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48B9" w14:textId="76E005E6" w:rsidR="005A61B7" w:rsidRDefault="00000000">
            <w:del w:id="127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28" w:author="Jenifer Beatty" w:date="2025-03-19T12:24:00Z" w16du:dateUtc="2025-03-19T19:24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AC3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3917A9E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5EF2" w14:textId="77777777" w:rsidR="005A61B7" w:rsidRDefault="00000000">
            <w:r>
              <w:t>- View payment history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3AA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446F" w14:textId="77F9C7E5" w:rsidR="005A61B7" w:rsidRDefault="00000000">
            <w:del w:id="129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30" w:author="Jenifer Beatty" w:date="2025-03-19T12:24:00Z" w16du:dateUtc="2025-03-19T19:24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2FA4" w14:textId="1B37B89F" w:rsidR="005A61B7" w:rsidRDefault="00000000">
            <w:commentRangeStart w:id="131"/>
            <w:r>
              <w:rPr>
                <w:rFonts w:ascii="Arial Unicode MS" w:eastAsia="Arial Unicode MS" w:hAnsi="Arial Unicode MS" w:cs="Arial Unicode MS"/>
              </w:rPr>
              <w:t>✅</w:t>
            </w:r>
            <w:commentRangeEnd w:id="131"/>
            <w:r w:rsidR="00C83DC8">
              <w:rPr>
                <w:rStyle w:val="CommentReference"/>
              </w:rPr>
              <w:commentReference w:id="131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6DD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C63364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CB00" w14:textId="77777777" w:rsidR="005A61B7" w:rsidRDefault="00000000">
            <w:r>
              <w:t>- View transaction details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A36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8F8A" w14:textId="56895807" w:rsidR="005A61B7" w:rsidRDefault="00000000">
            <w:del w:id="132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33" w:author="Jenifer Beatty" w:date="2025-03-19T12:24:00Z" w16du:dateUtc="2025-03-19T19:24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9B44" w14:textId="5AC96CFD" w:rsidR="005A61B7" w:rsidRDefault="00000000">
            <w:del w:id="134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35" w:author="Jenifer Beatty" w:date="2025-03-19T12:25:00Z" w16du:dateUtc="2025-03-19T19:25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5C6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9BB15E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31DA" w14:textId="77777777" w:rsidR="005A61B7" w:rsidRDefault="00000000">
            <w:r>
              <w:t>- Access financial reports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7B0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4E33" w14:textId="02228033" w:rsidR="005A61B7" w:rsidRDefault="00000000">
            <w:del w:id="136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37" w:author="Jenifer Beatty" w:date="2025-03-19T12:25:00Z" w16du:dateUtc="2025-03-19T19:25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DD23" w14:textId="70645851" w:rsidR="005A61B7" w:rsidRDefault="00000000">
            <w:del w:id="138" w:author="Jenifer Beatty" w:date="2025-03-19T12:24:00Z" w16du:dateUtc="2025-03-19T19:24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39" w:author="Jenifer Beatty" w:date="2025-03-19T12:25:00Z" w16du:dateUtc="2025-03-19T19:25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3CB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698A9F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7928" w14:textId="77777777" w:rsidR="005A61B7" w:rsidRDefault="00000000">
            <w:r>
              <w:rPr>
                <w:b/>
              </w:rPr>
              <w:t>Edit Email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EF9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2C1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F77E" w14:textId="3175C6A1" w:rsidR="005A61B7" w:rsidRDefault="00000000">
            <w:del w:id="140" w:author="Jenifer Beatty" w:date="2025-03-19T12:26:00Z" w16du:dateUtc="2025-03-19T19:26:00Z">
              <w:r w:rsidDel="00510D7B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141" w:author="Jenifer Beatty" w:date="2025-03-19T12:26:00Z" w16du:dateUtc="2025-03-19T19:26:00Z">
              <w:r w:rsidR="00510D7B">
                <w:rPr>
                  <w:rFonts w:ascii="Arial Unicode MS" w:eastAsia="Arial Unicode MS" w:hAnsi="Arial Unicode MS" w:cs="Arial Unicode MS"/>
                </w:rPr>
                <w:t>✅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A32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51257C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2A12" w14:textId="77777777" w:rsidR="005A61B7" w:rsidRDefault="00000000">
            <w:r>
              <w:t>- Create new event email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B70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594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45F3" w14:textId="3F3CB40A" w:rsidR="005A61B7" w:rsidRDefault="00000000">
            <w:pPr>
              <w:rPr>
                <w:ins w:id="142" w:author="Jenifer Beatty" w:date="2025-03-19T12:26:00Z" w16du:dateUtc="2025-03-19T19:26:00Z"/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  <w:p w14:paraId="52BD2625" w14:textId="1BF5A05F" w:rsidR="00510D7B" w:rsidRDefault="00510D7B"/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4C3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61C89B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DB5FF" w14:textId="77777777" w:rsidR="005A61B7" w:rsidRDefault="00000000">
            <w:r>
              <w:t>- Modify existing event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CF8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4A5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5682" w14:textId="6DBF2546" w:rsidR="005A61B7" w:rsidRDefault="00000000">
            <w:commentRangeStart w:id="143"/>
            <w:r>
              <w:rPr>
                <w:rFonts w:ascii="Arial Unicode MS" w:eastAsia="Arial Unicode MS" w:hAnsi="Arial Unicode MS" w:cs="Arial Unicode MS"/>
              </w:rPr>
              <w:t>❌</w:t>
            </w:r>
            <w:commentRangeEnd w:id="143"/>
            <w:r w:rsidR="008A7F20">
              <w:rPr>
                <w:rStyle w:val="CommentReference"/>
              </w:rPr>
              <w:commentReference w:id="143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7DB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94849E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AF61" w14:textId="77777777" w:rsidR="005A61B7" w:rsidRDefault="00000000">
            <w:r>
              <w:t>- Set up automatic event emails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192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727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FB4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B2C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5352B86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9D1B" w14:textId="77777777" w:rsidR="005A61B7" w:rsidRDefault="00000000">
            <w:r>
              <w:t>- Format email content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DB6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693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2D50" w14:textId="23774C6B" w:rsidR="005A61B7" w:rsidRDefault="00000000">
            <w:commentRangeStart w:id="144"/>
            <w:del w:id="145" w:author="Jenifer Beatty" w:date="2025-03-19T12:27:00Z" w16du:dateUtc="2025-03-19T19:27:00Z">
              <w:r w:rsidDel="00510D7B">
                <w:rPr>
                  <w:rFonts w:ascii="Arial Unicode MS" w:eastAsia="Arial Unicode MS" w:hAnsi="Arial Unicode MS" w:cs="Arial Unicode MS"/>
                </w:rPr>
                <w:delText>❌</w:delText>
              </w:r>
            </w:del>
            <w:ins w:id="146" w:author="Jenifer Beatty" w:date="2025-03-19T12:27:00Z" w16du:dateUtc="2025-03-19T19:27:00Z">
              <w:r w:rsidR="00510D7B">
                <w:rPr>
                  <w:rFonts w:ascii="Arial Unicode MS" w:eastAsia="Arial Unicode MS" w:hAnsi="Arial Unicode MS" w:cs="Arial Unicode MS"/>
                </w:rPr>
                <w:t>✅</w:t>
              </w:r>
            </w:ins>
            <w:commentRangeEnd w:id="144"/>
            <w:ins w:id="147" w:author="Jenifer Beatty" w:date="2025-03-19T12:31:00Z" w16du:dateUtc="2025-03-19T19:31:00Z">
              <w:r w:rsidR="00510D7B">
                <w:rPr>
                  <w:rStyle w:val="CommentReference"/>
                </w:rPr>
                <w:commentReference w:id="144"/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10B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1E7645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A1BB" w14:textId="77777777" w:rsidR="005A61B7" w:rsidRDefault="00000000">
            <w:r>
              <w:t>- Add attachments to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4EC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61C9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F38C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258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23045E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60CF" w14:textId="77777777" w:rsidR="005A61B7" w:rsidRDefault="00000000">
            <w:r>
              <w:rPr>
                <w:b/>
              </w:rPr>
              <w:lastRenderedPageBreak/>
              <w:t>System Email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9AB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930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50C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D47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199EDD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67A4" w14:textId="77777777" w:rsidR="005A61B7" w:rsidRDefault="00000000">
            <w:r>
              <w:t>- Edit registration confirmation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C54F" w14:textId="7A98BE56" w:rsidR="005A61B7" w:rsidRDefault="00000000">
            <w:del w:id="148" w:author="Jenifer Beatty" w:date="2025-03-24T18:55:00Z" w16du:dateUtc="2025-03-25T01:55:00Z">
              <w:r w:rsidDel="008A7F20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49" w:author="Jenifer Beatty" w:date="2025-03-24T18:55:00Z" w16du:dateUtc="2025-03-25T01:55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538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FDD8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09D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0E4D2EB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8F20" w14:textId="77777777" w:rsidR="005A61B7" w:rsidRDefault="00000000">
            <w:r>
              <w:t>- Edit payment receipt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A1AE" w14:textId="57194158" w:rsidR="005A61B7" w:rsidRDefault="00000000">
            <w:del w:id="150" w:author="Jenifer Beatty" w:date="2025-03-24T18:55:00Z" w16du:dateUtc="2025-03-25T01:55:00Z">
              <w:r w:rsidDel="008A7F20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51" w:author="Jenifer Beatty" w:date="2025-03-24T18:55:00Z" w16du:dateUtc="2025-03-25T01:55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6F0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FDD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B6D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48A640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70E1" w14:textId="77777777" w:rsidR="005A61B7" w:rsidRDefault="00000000">
            <w:r>
              <w:t>- Edit waiting list notification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3822" w14:textId="5C8E8B25" w:rsidR="005A61B7" w:rsidRDefault="00000000">
            <w:del w:id="152" w:author="Jenifer Beatty" w:date="2025-03-24T18:55:00Z" w16du:dateUtc="2025-03-25T01:55:00Z">
              <w:r w:rsidDel="008A7F20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53" w:author="Jenifer Beatty" w:date="2025-03-24T18:55:00Z" w16du:dateUtc="2025-03-25T01:55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6CB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2FD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EA9F2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29FDDC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6CCF" w14:textId="77777777" w:rsidR="005A61B7" w:rsidRDefault="00000000">
            <w:r>
              <w:t>- Edit event reminder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1C3D" w14:textId="0734624C" w:rsidR="005A61B7" w:rsidRDefault="00000000">
            <w:del w:id="154" w:author="Jenifer Beatty" w:date="2025-03-24T18:55:00Z" w16du:dateUtc="2025-03-25T01:55:00Z">
              <w:r w:rsidDel="008A7F20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55" w:author="Jenifer Beatty" w:date="2025-03-24T18:55:00Z" w16du:dateUtc="2025-03-25T01:55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1E3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C7F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960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D2D700A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83C3" w14:textId="77777777" w:rsidR="005A61B7" w:rsidRDefault="00000000">
            <w:r>
              <w:t xml:space="preserve">- </w:t>
            </w:r>
            <w:commentRangeStart w:id="156"/>
            <w:r>
              <w:t>Edit global email settings</w:t>
            </w:r>
            <w:commentRangeEnd w:id="156"/>
            <w:r w:rsidR="008A7F20">
              <w:rPr>
                <w:rStyle w:val="CommentReference"/>
              </w:rPr>
              <w:commentReference w:id="156"/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CEB1" w14:textId="574936A1" w:rsidR="005A61B7" w:rsidRDefault="00000000">
            <w:del w:id="157" w:author="Jenifer Beatty" w:date="2025-03-24T18:55:00Z" w16du:dateUtc="2025-03-25T01:55:00Z">
              <w:r w:rsidDel="008A7F20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58" w:author="Jenifer Beatty" w:date="2025-03-24T18:55:00Z" w16du:dateUtc="2025-03-25T01:55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49F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927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402A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1B38CE3E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EEDF" w14:textId="77777777" w:rsidR="005A61B7" w:rsidRDefault="00000000">
            <w:r>
              <w:rPr>
                <w:b/>
              </w:rPr>
              <w:t>Send Emails to Registrants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C68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7AB2" w14:textId="7D46D68D" w:rsidR="005A61B7" w:rsidRDefault="00000000">
            <w:commentRangeStart w:id="159"/>
            <w:r>
              <w:rPr>
                <w:rFonts w:ascii="Arial Unicode MS" w:eastAsia="Arial Unicode MS" w:hAnsi="Arial Unicode MS" w:cs="Arial Unicode MS"/>
              </w:rPr>
              <w:t>✅</w:t>
            </w:r>
            <w:commentRangeEnd w:id="159"/>
            <w:r w:rsidR="00510D7B">
              <w:rPr>
                <w:rStyle w:val="CommentReference"/>
              </w:rPr>
              <w:commentReference w:id="159"/>
            </w:r>
            <w:ins w:id="160" w:author="Jenifer Beatty" w:date="2025-03-19T12:34:00Z" w16du:dateUtc="2025-03-19T19:34:00Z">
              <w:r w:rsidR="001C0AB9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BAF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117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DB6696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CE3A" w14:textId="77777777" w:rsidR="005A61B7" w:rsidRDefault="00000000">
            <w:r>
              <w:t>- Send manual emails to registrants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7FA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275E" w14:textId="298D18CC" w:rsidR="005A61B7" w:rsidRDefault="00000000">
            <w:del w:id="161" w:author="Jenifer Beatty" w:date="2025-03-19T12:29:00Z" w16du:dateUtc="2025-03-19T19:29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62" w:author="Jenifer Beatty" w:date="2025-03-19T12:30:00Z" w16du:dateUtc="2025-03-19T19:30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1FD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052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F488E6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C7B8" w14:textId="77777777" w:rsidR="005A61B7" w:rsidRDefault="00000000">
            <w:r>
              <w:t>- Email waiting list members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8D13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FBA25" w14:textId="32EAD92C" w:rsidR="005A61B7" w:rsidRDefault="00000000">
            <w:del w:id="163" w:author="Jenifer Beatty" w:date="2025-03-19T12:29:00Z" w16du:dateUtc="2025-03-19T19:29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64" w:author="Jenifer Beatty" w:date="2025-03-19T12:30:00Z" w16du:dateUtc="2025-03-19T19:30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04F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5F29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4AAF4DB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A51D" w14:textId="77777777" w:rsidR="005A61B7" w:rsidRDefault="00000000">
            <w:r>
              <w:t>- Send reminder emails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1D0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9689" w14:textId="28C93D2C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ins w:id="165" w:author="Jenifer Beatty" w:date="2025-03-19T12:34:00Z" w16du:dateUtc="2025-03-19T19:34:00Z">
              <w:r w:rsidR="001C0AB9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0A8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4B3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2ED9C99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FDD5" w14:textId="77777777" w:rsidR="005A61B7" w:rsidRDefault="00000000">
            <w:r>
              <w:t>- Use existing email templates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AF7D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49D1" w14:textId="26A7AC5D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ins w:id="166" w:author="Jenifer Beatty" w:date="2025-03-19T12:35:00Z" w16du:dateUtc="2025-03-19T19:35:00Z">
              <w:r w:rsidR="001C0AB9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B710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960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6747B36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2BEC" w14:textId="77777777" w:rsidR="005A61B7" w:rsidRDefault="00000000">
            <w:r>
              <w:t>- Track email communication history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F1EC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C7DE" w14:textId="3E59431A" w:rsidR="005A61B7" w:rsidRDefault="00000000">
            <w:del w:id="167" w:author="Jenifer Beatty" w:date="2025-03-24T18:57:00Z" w16du:dateUtc="2025-03-25T01:57:00Z">
              <w:r w:rsidDel="008A7F20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68" w:author="Jenifer Beatty" w:date="2025-03-24T18:57:00Z" w16du:dateUtc="2025-03-25T01:57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8763" w14:textId="296C4DE2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9E7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5A61B7" w14:paraId="3382BD5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F3F2" w14:textId="77777777" w:rsidR="005A61B7" w:rsidRDefault="00000000">
            <w:r>
              <w:rPr>
                <w:b/>
              </w:rPr>
              <w:t>Run Event Reports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64F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B165" w14:textId="5571CE46" w:rsidR="005A61B7" w:rsidRDefault="00000000">
            <w:del w:id="169" w:author="Jenifer Beatty" w:date="2025-03-19T12:32:00Z" w16du:dateUtc="2025-03-19T19:32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70" w:author="Jenifer Beatty" w:date="2025-03-19T12:32:00Z" w16du:dateUtc="2025-03-19T19:32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6315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EBFB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5A61B7" w14:paraId="3B38516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C067" w14:textId="77777777" w:rsidR="005A61B7" w:rsidRDefault="00000000">
            <w:r>
              <w:lastRenderedPageBreak/>
              <w:t>- Generate attendance reports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EF8E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0703" w14:textId="06A68764" w:rsidR="005A61B7" w:rsidRDefault="00000000">
            <w:del w:id="171" w:author="Jenifer Beatty" w:date="2025-03-19T12:32:00Z" w16du:dateUtc="2025-03-19T19:32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72" w:author="Jenifer Beatty" w:date="2025-03-19T12:32:00Z" w16du:dateUtc="2025-03-19T19:32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AB4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643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5A61B7" w14:paraId="34945532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E68C" w14:textId="77777777" w:rsidR="005A61B7" w:rsidRDefault="00000000">
            <w:r>
              <w:t>- Access registrant lists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7056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673C" w14:textId="415DEE56" w:rsidR="005A61B7" w:rsidRDefault="00000000">
            <w:del w:id="173" w:author="Jenifer Beatty" w:date="2025-03-19T12:32:00Z" w16du:dateUtc="2025-03-19T19:32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74" w:author="Jenifer Beatty" w:date="2025-03-19T12:32:00Z" w16du:dateUtc="2025-03-19T19:32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5A63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FE4" w14:textId="175CD8B2" w:rsidR="005A61B7" w:rsidRDefault="00000000">
            <w:del w:id="175" w:author="Jenifer Beatty" w:date="2025-03-19T12:31:00Z" w16du:dateUtc="2025-03-19T19:31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76" w:author="Jenifer Beatty" w:date="2025-03-24T18:59:00Z" w16du:dateUtc="2025-03-25T01:59:00Z">
              <w:r w:rsidR="008A7F20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</w:tr>
      <w:tr w:rsidR="005A61B7" w14:paraId="47B4C2D9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3110" w14:textId="77777777" w:rsidR="005A61B7" w:rsidRDefault="00000000">
            <w:r>
              <w:t>- Create sign-in sheets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FABF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3340" w14:textId="6D183F23" w:rsidR="005A61B7" w:rsidRDefault="00000000">
            <w:del w:id="177" w:author="Jenifer Beatty" w:date="2025-03-19T12:32:00Z" w16du:dateUtc="2025-03-19T19:32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78" w:author="Jenifer Beatty" w:date="2025-03-19T12:32:00Z" w16du:dateUtc="2025-03-19T19:32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EB21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1267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5A61B7" w14:paraId="26AAE7F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D8F8" w14:textId="77777777" w:rsidR="005A61B7" w:rsidRDefault="00000000">
            <w:r>
              <w:t>- Generate name tags/badges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8FA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4F7B" w14:textId="20CF3BC6" w:rsidR="005A61B7" w:rsidRDefault="00000000">
            <w:del w:id="179" w:author="Jenifer Beatty" w:date="2025-03-19T12:31:00Z" w16du:dateUtc="2025-03-19T19:31:00Z">
              <w:r w:rsidDel="00510D7B">
                <w:rPr>
                  <w:rFonts w:ascii="Arial Unicode MS" w:eastAsia="Arial Unicode MS" w:hAnsi="Arial Unicode MS" w:cs="Arial Unicode MS"/>
                </w:rPr>
                <w:delText>✅</w:delText>
              </w:r>
            </w:del>
            <w:ins w:id="180" w:author="Jenifer Beatty" w:date="2025-03-19T12:31:00Z" w16du:dateUtc="2025-03-19T19:31:00Z">
              <w:r w:rsidR="00510D7B">
                <w:rPr>
                  <w:rFonts w:ascii="Arial Unicode MS" w:eastAsia="Arial Unicode MS" w:hAnsi="Arial Unicode MS" w:cs="Arial Unicode MS"/>
                </w:rPr>
                <w:t>❌</w:t>
              </w:r>
            </w:ins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C17C4" w14:textId="77777777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C498" w14:textId="3521CCA1" w:rsidR="005A61B7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  <w:ins w:id="181" w:author="Jenifer Beatty" w:date="2025-03-19T12:31:00Z" w16du:dateUtc="2025-03-19T19:31:00Z">
              <w:r w:rsidR="00510D7B">
                <w:rPr>
                  <w:rFonts w:ascii="Arial Unicode MS" w:eastAsia="Arial Unicode MS" w:hAnsi="Arial Unicode MS" w:cs="Arial Unicode MS"/>
                </w:rPr>
                <w:t>I</w:t>
              </w:r>
            </w:ins>
          </w:p>
        </w:tc>
      </w:tr>
    </w:tbl>
    <w:p w14:paraId="0590D19C" w14:textId="77777777" w:rsidR="005A61B7" w:rsidRDefault="00000000">
      <w:pPr>
        <w:pStyle w:val="Heading2"/>
      </w:pPr>
      <w:bookmarkStart w:id="182" w:name="_yi9aiaihx3b7" w:colFirst="0" w:colLast="0"/>
      <w:bookmarkEnd w:id="182"/>
      <w:r>
        <w:t>Legend:</w:t>
      </w:r>
    </w:p>
    <w:p w14:paraId="1FC604F9" w14:textId="77777777" w:rsidR="005A61B7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Can edit these fields</w:t>
      </w:r>
    </w:p>
    <w:p w14:paraId="0AB979E2" w14:textId="77777777" w:rsidR="005A61B7" w:rsidRDefault="00000000">
      <w:pPr>
        <w:numPr>
          <w:ilvl w:val="0"/>
          <w:numId w:val="5"/>
        </w:numPr>
      </w:pPr>
      <w:r>
        <w:t>👁️ Can view but not edit</w:t>
      </w:r>
    </w:p>
    <w:p w14:paraId="08859A23" w14:textId="77777777" w:rsidR="005A61B7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❌ No access</w:t>
      </w:r>
    </w:p>
    <w:p w14:paraId="0B4932B1" w14:textId="77777777" w:rsidR="005A61B7" w:rsidRDefault="005A61B7">
      <w:pPr>
        <w:numPr>
          <w:ilvl w:val="0"/>
          <w:numId w:val="2"/>
        </w:numPr>
        <w:pPrChange w:id="183" w:author="Jenifer Beatty" w:date="2025-03-19T12:36:00Z" w16du:dateUtc="2025-03-19T19:36:00Z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720"/>
          </w:pPr>
        </w:pPrChange>
      </w:pPr>
      <w:bookmarkStart w:id="184" w:name="_3anu39m8c517" w:colFirst="0" w:colLast="0"/>
      <w:bookmarkEnd w:id="184"/>
    </w:p>
    <w:p w14:paraId="122A5625" w14:textId="77777777" w:rsidR="005A61B7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Go to Settings → Security → Access levels</w:t>
      </w:r>
    </w:p>
    <w:p w14:paraId="7D377280" w14:textId="77777777" w:rsidR="005A61B7" w:rsidRDefault="00000000">
      <w:pPr>
        <w:numPr>
          <w:ilvl w:val="1"/>
          <w:numId w:val="2"/>
        </w:numPr>
      </w:pPr>
      <w:r>
        <w:t>Select "Add level" and choose "Limited event administrator"</w:t>
      </w:r>
    </w:p>
    <w:p w14:paraId="53308705" w14:textId="77777777" w:rsidR="005A61B7" w:rsidRDefault="00000000">
      <w:pPr>
        <w:numPr>
          <w:ilvl w:val="1"/>
          <w:numId w:val="2"/>
        </w:numPr>
      </w:pPr>
      <w:r>
        <w:t>Enable all event management permissions</w:t>
      </w:r>
    </w:p>
    <w:p w14:paraId="07B8A1A9" w14:textId="77777777" w:rsidR="005A61B7" w:rsidRDefault="00000000">
      <w:pPr>
        <w:numPr>
          <w:ilvl w:val="1"/>
          <w:numId w:val="2"/>
        </w:numPr>
      </w:pPr>
      <w:r>
        <w:t>Name the role "VP of Activities"</w:t>
      </w:r>
    </w:p>
    <w:p w14:paraId="511E97E0" w14:textId="77777777" w:rsidR="005A61B7" w:rsidRDefault="005A61B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B55128" w14:textId="77777777" w:rsidR="005A61B7" w:rsidRDefault="00000000">
      <w:pPr>
        <w:numPr>
          <w:ilvl w:val="0"/>
          <w:numId w:val="2"/>
        </w:numPr>
      </w:pPr>
      <w:r>
        <w:t>Set user access:</w:t>
      </w:r>
    </w:p>
    <w:p w14:paraId="4FF72AC5" w14:textId="77777777" w:rsidR="005A61B7" w:rsidRDefault="005A61B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830AD18" w14:textId="77777777" w:rsidR="005A61B7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Go to Contacts → Locate the user → Edit</w:t>
      </w:r>
    </w:p>
    <w:p w14:paraId="5E6D5047" w14:textId="77777777" w:rsidR="005A61B7" w:rsidRDefault="00000000">
      <w:pPr>
        <w:numPr>
          <w:ilvl w:val="1"/>
          <w:numId w:val="2"/>
        </w:numPr>
      </w:pPr>
      <w:r>
        <w:t>Under Access levels, assign the "VP of Activities" role</w:t>
      </w:r>
    </w:p>
    <w:p w14:paraId="22AD967A" w14:textId="77777777" w:rsidR="005A61B7" w:rsidRDefault="00000000">
      <w:pPr>
        <w:numPr>
          <w:ilvl w:val="1"/>
          <w:numId w:val="2"/>
        </w:numPr>
      </w:pPr>
      <w:r>
        <w:t>For event access, select "All events" to grant system-wide access</w:t>
      </w:r>
    </w:p>
    <w:p w14:paraId="78728243" w14:textId="77777777" w:rsidR="005A61B7" w:rsidRDefault="005A61B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BFC2A2B" w14:textId="77777777" w:rsidR="005A61B7" w:rsidRDefault="00000000">
      <w:pPr>
        <w:numPr>
          <w:ilvl w:val="0"/>
          <w:numId w:val="2"/>
        </w:numPr>
      </w:pPr>
      <w:r>
        <w:t>Additional controls:</w:t>
      </w:r>
    </w:p>
    <w:p w14:paraId="73EA87C3" w14:textId="77777777" w:rsidR="005A61B7" w:rsidRDefault="005A61B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767435F" w14:textId="0C72FA2B" w:rsidR="005A61B7" w:rsidRDefault="00000000">
      <w:pPr>
        <w:numPr>
          <w:ilvl w:val="1"/>
          <w:numId w:val="2"/>
        </w:numPr>
      </w:pPr>
      <w:r>
        <w:t xml:space="preserve">As this role has full system access for events, no additional controls are </w:t>
      </w:r>
      <w:proofErr w:type="spellStart"/>
      <w:r>
        <w:t>necessar</w:t>
      </w:r>
      <w:proofErr w:type="spellEnd"/>
    </w:p>
    <w:p w14:paraId="5AA7CF42" w14:textId="77777777" w:rsidR="005A61B7" w:rsidRDefault="005A61B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5A61B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Jenifer Beatty" w:date="2025-03-19T12:10:00Z" w:initials="JB">
    <w:p w14:paraId="286EBE99" w14:textId="77777777" w:rsidR="00922304" w:rsidRDefault="00922304" w:rsidP="0092230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 sure what this is</w:t>
      </w:r>
    </w:p>
  </w:comment>
  <w:comment w:id="32" w:author="Jenifer Beatty" w:date="2025-03-19T12:12:00Z" w:initials="JB">
    <w:p w14:paraId="7D8A5A97" w14:textId="77777777" w:rsidR="00922304" w:rsidRDefault="00922304" w:rsidP="0092230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I don’t know what this  is </w:t>
      </w:r>
    </w:p>
  </w:comment>
  <w:comment w:id="33" w:author="Jenifer Beatty" w:date="2025-03-19T12:13:00Z" w:initials="JB">
    <w:p w14:paraId="640BBD83" w14:textId="77777777" w:rsidR="00922304" w:rsidRDefault="00922304" w:rsidP="0092230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Same as above</w:t>
      </w:r>
    </w:p>
  </w:comment>
  <w:comment w:id="46" w:author="Jenifer Beatty" w:date="2025-03-19T12:17:00Z" w:initials="JB">
    <w:p w14:paraId="3607BEF5" w14:textId="77777777" w:rsidR="00FF08DE" w:rsidRDefault="00FF08DE" w:rsidP="00FF08D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We don’t currently use this feature. </w:t>
      </w:r>
    </w:p>
  </w:comment>
  <w:comment w:id="76" w:author="Jenifer Beatty" w:date="2025-03-19T12:19:00Z" w:initials="JB">
    <w:p w14:paraId="3247174C" w14:textId="77777777" w:rsidR="00FF08DE" w:rsidRDefault="00FF08DE" w:rsidP="00FF08D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do this. Event Organizer can do this with list exported by Chair or VP. Does not need permission in system</w:t>
      </w:r>
    </w:p>
  </w:comment>
  <w:comment w:id="81" w:author="Jenifer Beatty" w:date="2025-03-19T12:22:00Z" w:initials="JB">
    <w:p w14:paraId="6332AFD1" w14:textId="77777777" w:rsidR="00C83DC8" w:rsidRDefault="00FF08DE" w:rsidP="00C83DC8">
      <w:r>
        <w:rPr>
          <w:rStyle w:val="CommentReference"/>
        </w:rPr>
        <w:annotationRef/>
      </w:r>
      <w:r w:rsidR="00C83DC8">
        <w:rPr>
          <w:sz w:val="20"/>
          <w:szCs w:val="20"/>
        </w:rPr>
        <w:t xml:space="preserve">This is not performed by these roles. </w:t>
      </w:r>
      <w:r w:rsidR="00C83DC8">
        <w:rPr>
          <w:sz w:val="20"/>
          <w:szCs w:val="20"/>
        </w:rPr>
        <w:cr/>
      </w:r>
    </w:p>
  </w:comment>
  <w:comment w:id="112" w:author="Jenifer Beatty" w:date="2025-03-19T12:23:00Z" w:initials="JB">
    <w:p w14:paraId="048486E9" w14:textId="7668C874" w:rsidR="00C83DC8" w:rsidRDefault="00FF08DE" w:rsidP="00C83DC8">
      <w:r>
        <w:rPr>
          <w:rStyle w:val="CommentReference"/>
        </w:rPr>
        <w:annotationRef/>
      </w:r>
      <w:r w:rsidR="00C83DC8">
        <w:rPr>
          <w:sz w:val="20"/>
          <w:szCs w:val="20"/>
        </w:rPr>
        <w:t>Not performed by these roles</w:t>
      </w:r>
    </w:p>
  </w:comment>
  <w:comment w:id="131" w:author="Jenifer Beatty" w:date="2025-03-24T18:53:00Z" w:initials="JB">
    <w:p w14:paraId="631C928A" w14:textId="77777777" w:rsidR="00C83DC8" w:rsidRDefault="00C83DC8" w:rsidP="00C83DC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VP and Chair assuming this is Paid vs not paid. </w:t>
      </w:r>
    </w:p>
  </w:comment>
  <w:comment w:id="143" w:author="Jenifer Beatty" w:date="2025-03-24T18:56:00Z" w:initials="JB">
    <w:p w14:paraId="5395E7CD" w14:textId="77777777" w:rsidR="008A7F20" w:rsidRDefault="008A7F20" w:rsidP="008A7F2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Chairs can fill out the blank Email template provided - but not create a new template</w:t>
      </w:r>
    </w:p>
  </w:comment>
  <w:comment w:id="144" w:author="Jenifer Beatty" w:date="2025-03-19T12:31:00Z" w:initials="JB">
    <w:p w14:paraId="51A98F90" w14:textId="399E484B" w:rsidR="00510D7B" w:rsidRDefault="00510D7B" w:rsidP="00510D7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Chairs can use first blank template and add.format their own content - so not sure about this one</w:t>
      </w:r>
    </w:p>
  </w:comment>
  <w:comment w:id="156" w:author="Jenifer Beatty" w:date="2025-03-24T18:58:00Z" w:initials="JB">
    <w:p w14:paraId="181F9204" w14:textId="77777777" w:rsidR="008A7F20" w:rsidRDefault="008A7F20" w:rsidP="008A7F2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Seems like only Tech should be able to do this?</w:t>
      </w:r>
    </w:p>
  </w:comment>
  <w:comment w:id="159" w:author="Jenifer Beatty" w:date="2025-03-19T12:34:00Z" w:initials="JB">
    <w:p w14:paraId="1C86D13D" w14:textId="430F151E" w:rsidR="00510D7B" w:rsidRDefault="00510D7B" w:rsidP="00510D7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category is not Poster role other than setting up event with automatic email reminders sent at set intervals. So I think all of these are X for posters.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6EBE99" w15:done="0"/>
  <w15:commentEx w15:paraId="7D8A5A97" w15:done="0"/>
  <w15:commentEx w15:paraId="640BBD83" w15:done="0"/>
  <w15:commentEx w15:paraId="3607BEF5" w15:done="0"/>
  <w15:commentEx w15:paraId="3247174C" w15:done="0"/>
  <w15:commentEx w15:paraId="6332AFD1" w15:done="0"/>
  <w15:commentEx w15:paraId="048486E9" w15:done="0"/>
  <w15:commentEx w15:paraId="631C928A" w15:done="0"/>
  <w15:commentEx w15:paraId="5395E7CD" w15:done="0"/>
  <w15:commentEx w15:paraId="51A98F90" w15:done="0"/>
  <w15:commentEx w15:paraId="181F9204" w15:done="0"/>
  <w15:commentEx w15:paraId="1C86D1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CBCF1" w16cex:dateUtc="2025-03-19T19:10:00Z"/>
  <w16cex:commentExtensible w16cex:durableId="1B3C7F10" w16cex:dateUtc="2025-03-19T19:12:00Z"/>
  <w16cex:commentExtensible w16cex:durableId="77C3593E" w16cex:dateUtc="2025-03-19T19:13:00Z"/>
  <w16cex:commentExtensible w16cex:durableId="728B2DF5" w16cex:dateUtc="2025-03-19T19:17:00Z"/>
  <w16cex:commentExtensible w16cex:durableId="423A7384" w16cex:dateUtc="2025-03-19T19:19:00Z"/>
  <w16cex:commentExtensible w16cex:durableId="072209E6" w16cex:dateUtc="2025-03-19T19:22:00Z"/>
  <w16cex:commentExtensible w16cex:durableId="59B83E89" w16cex:dateUtc="2025-03-19T19:23:00Z"/>
  <w16cex:commentExtensible w16cex:durableId="79D5311D" w16cex:dateUtc="2025-03-25T01:53:00Z"/>
  <w16cex:commentExtensible w16cex:durableId="0051229F" w16cex:dateUtc="2025-03-25T01:56:00Z"/>
  <w16cex:commentExtensible w16cex:durableId="21E557B7" w16cex:dateUtc="2025-03-19T19:31:00Z"/>
  <w16cex:commentExtensible w16cex:durableId="64A430DF" w16cex:dateUtc="2025-03-25T01:58:00Z"/>
  <w16cex:commentExtensible w16cex:durableId="5E50FF2A" w16cex:dateUtc="2025-03-19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6EBE99" w16cid:durableId="4C8CBCF1"/>
  <w16cid:commentId w16cid:paraId="7D8A5A97" w16cid:durableId="1B3C7F10"/>
  <w16cid:commentId w16cid:paraId="640BBD83" w16cid:durableId="77C3593E"/>
  <w16cid:commentId w16cid:paraId="3607BEF5" w16cid:durableId="728B2DF5"/>
  <w16cid:commentId w16cid:paraId="3247174C" w16cid:durableId="423A7384"/>
  <w16cid:commentId w16cid:paraId="6332AFD1" w16cid:durableId="072209E6"/>
  <w16cid:commentId w16cid:paraId="048486E9" w16cid:durableId="59B83E89"/>
  <w16cid:commentId w16cid:paraId="631C928A" w16cid:durableId="79D5311D"/>
  <w16cid:commentId w16cid:paraId="5395E7CD" w16cid:durableId="0051229F"/>
  <w16cid:commentId w16cid:paraId="51A98F90" w16cid:durableId="21E557B7"/>
  <w16cid:commentId w16cid:paraId="181F9204" w16cid:durableId="64A430DF"/>
  <w16cid:commentId w16cid:paraId="1C86D13D" w16cid:durableId="5E50FF2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CFD"/>
    <w:multiLevelType w:val="multilevel"/>
    <w:tmpl w:val="31CA59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4B08B3"/>
    <w:multiLevelType w:val="multilevel"/>
    <w:tmpl w:val="E17852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240D76"/>
    <w:multiLevelType w:val="multilevel"/>
    <w:tmpl w:val="296C97D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0E079B"/>
    <w:multiLevelType w:val="multilevel"/>
    <w:tmpl w:val="DD12A6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164399"/>
    <w:multiLevelType w:val="multilevel"/>
    <w:tmpl w:val="E97E3E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426D21"/>
    <w:multiLevelType w:val="multilevel"/>
    <w:tmpl w:val="8E6665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E4C5E1E"/>
    <w:multiLevelType w:val="multilevel"/>
    <w:tmpl w:val="C97074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502033"/>
    <w:multiLevelType w:val="multilevel"/>
    <w:tmpl w:val="D31A2F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0F1A24"/>
    <w:multiLevelType w:val="multilevel"/>
    <w:tmpl w:val="0D942B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2D775E0"/>
    <w:multiLevelType w:val="multilevel"/>
    <w:tmpl w:val="ADA8908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4971084"/>
    <w:multiLevelType w:val="multilevel"/>
    <w:tmpl w:val="725A64F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6381839"/>
    <w:multiLevelType w:val="multilevel"/>
    <w:tmpl w:val="E4DC618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67E1FD9"/>
    <w:multiLevelType w:val="multilevel"/>
    <w:tmpl w:val="F6E2C6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C7C7C9F"/>
    <w:multiLevelType w:val="multilevel"/>
    <w:tmpl w:val="72FA587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0A87EDF"/>
    <w:multiLevelType w:val="multilevel"/>
    <w:tmpl w:val="FEF82F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45B608C"/>
    <w:multiLevelType w:val="multilevel"/>
    <w:tmpl w:val="4B7AED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F0508DD"/>
    <w:multiLevelType w:val="multilevel"/>
    <w:tmpl w:val="8BFA86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4F143D4"/>
    <w:multiLevelType w:val="multilevel"/>
    <w:tmpl w:val="986E56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9AE7FED"/>
    <w:multiLevelType w:val="multilevel"/>
    <w:tmpl w:val="D346C84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E1F57F4"/>
    <w:multiLevelType w:val="multilevel"/>
    <w:tmpl w:val="D2C6A1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6851068">
    <w:abstractNumId w:val="9"/>
  </w:num>
  <w:num w:numId="2" w16cid:durableId="883520916">
    <w:abstractNumId w:val="12"/>
  </w:num>
  <w:num w:numId="3" w16cid:durableId="697971936">
    <w:abstractNumId w:val="5"/>
  </w:num>
  <w:num w:numId="4" w16cid:durableId="1196849685">
    <w:abstractNumId w:val="7"/>
  </w:num>
  <w:num w:numId="5" w16cid:durableId="1509783269">
    <w:abstractNumId w:val="0"/>
  </w:num>
  <w:num w:numId="6" w16cid:durableId="1592396176">
    <w:abstractNumId w:val="8"/>
  </w:num>
  <w:num w:numId="7" w16cid:durableId="1335689240">
    <w:abstractNumId w:val="18"/>
  </w:num>
  <w:num w:numId="8" w16cid:durableId="191114255">
    <w:abstractNumId w:val="4"/>
  </w:num>
  <w:num w:numId="9" w16cid:durableId="1489243959">
    <w:abstractNumId w:val="11"/>
  </w:num>
  <w:num w:numId="10" w16cid:durableId="214775067">
    <w:abstractNumId w:val="14"/>
  </w:num>
  <w:num w:numId="11" w16cid:durableId="749354196">
    <w:abstractNumId w:val="10"/>
  </w:num>
  <w:num w:numId="12" w16cid:durableId="199245344">
    <w:abstractNumId w:val="17"/>
  </w:num>
  <w:num w:numId="13" w16cid:durableId="180748478">
    <w:abstractNumId w:val="15"/>
  </w:num>
  <w:num w:numId="14" w16cid:durableId="1684546557">
    <w:abstractNumId w:val="16"/>
  </w:num>
  <w:num w:numId="15" w16cid:durableId="1238829657">
    <w:abstractNumId w:val="2"/>
  </w:num>
  <w:num w:numId="16" w16cid:durableId="1934778576">
    <w:abstractNumId w:val="3"/>
  </w:num>
  <w:num w:numId="17" w16cid:durableId="975796475">
    <w:abstractNumId w:val="13"/>
  </w:num>
  <w:num w:numId="18" w16cid:durableId="521431696">
    <w:abstractNumId w:val="6"/>
  </w:num>
  <w:num w:numId="19" w16cid:durableId="999120844">
    <w:abstractNumId w:val="19"/>
  </w:num>
  <w:num w:numId="20" w16cid:durableId="64343421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nifer Beatty">
    <w15:presenceInfo w15:providerId="Windows Live" w15:userId="620c03a3e58ee3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1B7"/>
    <w:rsid w:val="000711D6"/>
    <w:rsid w:val="001C0AB9"/>
    <w:rsid w:val="001F3474"/>
    <w:rsid w:val="00403DAF"/>
    <w:rsid w:val="00510D7B"/>
    <w:rsid w:val="005A61B7"/>
    <w:rsid w:val="006D1B7A"/>
    <w:rsid w:val="008A7F20"/>
    <w:rsid w:val="00922304"/>
    <w:rsid w:val="00AF4CF8"/>
    <w:rsid w:val="00B727CD"/>
    <w:rsid w:val="00C83DC8"/>
    <w:rsid w:val="00FF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4E4A12"/>
  <w15:docId w15:val="{4A0492DA-82CE-1740-B520-B3054FF8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92230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23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23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23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23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23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Jenifer Beatty</cp:lastModifiedBy>
  <cp:revision>2</cp:revision>
  <dcterms:created xsi:type="dcterms:W3CDTF">2025-03-25T02:00:00Z</dcterms:created>
  <dcterms:modified xsi:type="dcterms:W3CDTF">2025-03-25T02:00:00Z</dcterms:modified>
</cp:coreProperties>
</file>